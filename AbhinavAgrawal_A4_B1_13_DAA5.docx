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Name : Abhinav Agrawal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Class : A4-B1</w:t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Roll no. : 13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Subject : DAA lab</w:t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Practical 5</w:t>
      </w:r>
    </w:p>
    <w:p w:rsidR="00000000" w:rsidDel="00000000" w:rsidP="00000000" w:rsidRDefault="00000000" w:rsidRPr="00000000" w14:paraId="0000000A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Aim</w:t>
      </w:r>
      <w:r w:rsidDel="00000000" w:rsidR="00000000" w:rsidRPr="00000000">
        <w:rPr>
          <w:sz w:val="30"/>
          <w:szCs w:val="30"/>
          <w:rtl w:val="0"/>
        </w:rPr>
        <w:t xml:space="preserve">: Implement a dynamic algorithm for Longest Common Subsequence</w:t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(LCS) to find the length and LCS for DNA sequences.</w:t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 Problem Statement:</w:t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(i) DNA sequences can be viewed as strings of A, C, G, and T characters, which</w:t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represent nucleotides. Finding the similarities between two DNA sequences are</w:t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 important computation performed in bioinformatics.</w:t>
      </w:r>
    </w:p>
    <w:p w:rsidR="00000000" w:rsidDel="00000000" w:rsidP="00000000" w:rsidRDefault="00000000" w:rsidRPr="00000000" w14:paraId="0000001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sz w:val="30"/>
          <w:szCs w:val="30"/>
          <w:rtl w:val="0"/>
        </w:rPr>
        <w:t xml:space="preserve">TASK 1</w:t>
      </w:r>
      <w:r w:rsidDel="00000000" w:rsidR="00000000" w:rsidRPr="00000000">
        <w:rPr>
          <w:sz w:val="30"/>
          <w:szCs w:val="30"/>
          <w:rtl w:val="0"/>
        </w:rPr>
        <w:t xml:space="preserve">: Find the similarity between the given X and Y sequence. X=AGCCCTAAGGGCTACCTAGCTT</w:t>
      </w:r>
    </w:p>
    <w:p w:rsidR="00000000" w:rsidDel="00000000" w:rsidP="00000000" w:rsidRDefault="00000000" w:rsidRPr="00000000" w14:paraId="0000001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Y= GACAGCCTACAAGCGTTAGCTTG</w:t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Output: Cost matrix with all costs and direction, final cost of LCS and the LCS. Length of LCS=16</w:t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Code :</w:t>
      </w:r>
    </w:p>
    <w:p w:rsidR="00000000" w:rsidDel="00000000" w:rsidP="00000000" w:rsidRDefault="00000000" w:rsidRPr="00000000" w14:paraId="0000001E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&lt;string.h&gt;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#define MAX 1000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buildLCS(char str1[], char str2[], int table[MAX][MAX]) {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len1 = strlen(str1);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len2 = strlen(str2);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(int i = 0; i &lt;= len1; i++) {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for (int j = 0; j &lt;= len2; j++) {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if (i == 0 || j == 0)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table[i][j] = 0;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else if (str1[i - 1] == str2[j - 1])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table[i][j] = table[i - 1][j - 1] + 1;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else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table[i][j] = (table[i - 1][j] &gt; table[i][j - 1]) ? table[i - 1][j] : table[i][j - 1];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printLCS(char str1[], char str2[], int table[MAX][MAX]) {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i = strlen(str1);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j = strlen(str2);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char lcsSeq[MAX];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idx = 0;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while (i &gt; 0 &amp;&amp; j &gt; 0) {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if (str1[i - 1] == str2[j - 1]) {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lcsSeq[idx++] = str1[i - 1];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i--;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j--;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 else if (table[i - 1][j] &gt; table[i][j - 1]) {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i--;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 else {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j--;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lcsSeq[idx] = '\0';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(int k = 0; k &lt; idx / 2; k++) {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char temp = lcsSeq[k];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lcsSeq[k] = lcsSeq[idx - k - 1];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lcsSeq[idx - k - 1] = temp;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printf("LCS string: %s\n", lcsSeq);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char firstStr[MAX], secondStr[MAX];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dp[MAX][MAX];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scanf("%s", firstStr);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scanf("%s", secondStr);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buildLCS(firstStr, secondStr, dp);</w:t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len1 = strlen(firstStr);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len2 = strlen(secondStr);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printf("Length of LCS: %d\n", dp[len1][len2]);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printLCS(firstStr, secondStr, dp);</w:t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Output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5422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TASK-2</w:t>
      </w:r>
      <w:r w:rsidDel="00000000" w:rsidR="00000000" w:rsidRPr="00000000">
        <w:rPr>
          <w:sz w:val="30"/>
          <w:szCs w:val="30"/>
          <w:rtl w:val="0"/>
        </w:rPr>
        <w:t xml:space="preserve">: Find the longest repeating subsequence (LRS). Consider it as a variation of the longest common subsequence</w:t>
      </w:r>
    </w:p>
    <w:p w:rsidR="00000000" w:rsidDel="00000000" w:rsidP="00000000" w:rsidRDefault="00000000" w:rsidRPr="00000000" w14:paraId="0000006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(LCS) problem. Let the given string be S. You need to find the LRS within S. To</w:t>
      </w:r>
    </w:p>
    <w:p w:rsidR="00000000" w:rsidDel="00000000" w:rsidP="00000000" w:rsidRDefault="00000000" w:rsidRPr="00000000" w14:paraId="0000006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use the LCS framework, you effectively compare S with itself. So,</w:t>
      </w:r>
    </w:p>
    <w:p w:rsidR="00000000" w:rsidDel="00000000" w:rsidP="00000000" w:rsidRDefault="00000000" w:rsidRPr="00000000" w14:paraId="0000006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consider string1 = S and string2 = S.</w:t>
      </w:r>
    </w:p>
    <w:p w:rsidR="00000000" w:rsidDel="00000000" w:rsidP="00000000" w:rsidRDefault="00000000" w:rsidRPr="00000000" w14:paraId="0000006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Example:</w:t>
      </w:r>
    </w:p>
    <w:p w:rsidR="00000000" w:rsidDel="00000000" w:rsidP="00000000" w:rsidRDefault="00000000" w:rsidRPr="00000000" w14:paraId="0000006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AABCBDC</w:t>
      </w:r>
    </w:p>
    <w:p w:rsidR="00000000" w:rsidDel="00000000" w:rsidP="00000000" w:rsidRDefault="00000000" w:rsidRPr="00000000" w14:paraId="0000007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LRS= ABC or ABD</w:t>
      </w:r>
    </w:p>
    <w:p w:rsidR="00000000" w:rsidDel="00000000" w:rsidP="00000000" w:rsidRDefault="00000000" w:rsidRPr="00000000" w14:paraId="0000007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073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&lt;string.h&gt;</w:t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arr[1001][1001];</w:t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LRS_table(char str[]) {</w:t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n = strlen(str);</w:t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(int i = 0; i &lt;= n; i++) {</w:t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for (int j = 0; j &lt;= n; j++) {</w:t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if (i == 0 || j == 0)</w:t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arr[i][j] = 0;</w:t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else if (str[i-1] == str[j-1] &amp;&amp; i != j)</w:t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arr[i][j] = arr[i-1][j-1] + 1;</w:t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else</w:t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arr[i][j] = arr[i-1][j] &gt; arr[i][j-1] ? arr[i-1][j] : arr[i][j-1];</w:t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arr[n][n];</w:t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LRS_string(char str[]) {</w:t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n = strlen(str);</w:t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i = n, j = n;</w:t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char res[1001];</w:t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idx = 0;</w:t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while (i &gt; 0 &amp;&amp; j &gt; 0) {</w:t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if (str[i-1] == str[j-1] &amp;&amp; i != j) {</w:t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res[idx++] = str[i-1];</w:t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i--;</w:t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j--;</w:t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else if (arr[i-1][j] &gt; arr[i][j-1])</w:t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i--;</w:t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else</w:t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j--;</w:t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res[idx] = '\0';</w:t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(int k = idx-1; k &gt;= 0; k--) {</w:t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printf("%c", res[k]);</w:t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printf("\n");</w:t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9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char str[1001];</w:t>
      </w:r>
    </w:p>
    <w:p w:rsidR="00000000" w:rsidDel="00000000" w:rsidP="00000000" w:rsidRDefault="00000000" w:rsidRPr="00000000" w14:paraId="000000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scanf("%s", str);</w:t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printf("%d\n", LRS_table(str));</w:t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LRS_string(str);</w:t>
      </w:r>
    </w:p>
    <w:p w:rsidR="00000000" w:rsidDel="00000000" w:rsidP="00000000" w:rsidRDefault="00000000" w:rsidRPr="00000000" w14:paraId="000000A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A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A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6070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Leetcode:</w:t>
      </w:r>
    </w:p>
    <w:p w:rsidR="00000000" w:rsidDel="00000000" w:rsidP="00000000" w:rsidRDefault="00000000" w:rsidRPr="00000000" w14:paraId="000000B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30"/>
          <w:szCs w:val="30"/>
        </w:rPr>
      </w:pPr>
      <w:del w:author="A4_B1_13_ABHINAV AGRAWAL" w:id="0" w:date="2025-09-27T15:29:45Z">
        <w:r w:rsidDel="00000000" w:rsidR="00000000" w:rsidRPr="00000000">
          <w:rPr>
            <w:sz w:val="30"/>
            <w:szCs w:val="30"/>
            <w:rtl w:val="0"/>
          </w:rPr>
          <w:delText xml:space="preserve">https://leetcode.com/problems/longest-common-subsequence/description/</w:delText>
        </w:r>
      </w:del>
      <w:ins w:author="A4_B1_13_ABHINAV AGRAWAL" w:id="0" w:date="2025-09-27T15:29:45Z">
        <w:r w:rsidDel="00000000" w:rsidR="00000000" w:rsidRPr="00000000">
          <w:fldChar w:fldCharType="begin"/>
          <w:instrText xml:space="preserve"> HYPERLINK "https://leetcode.com/problems/longest-common-subsequence/description/" </w:instrText>
          <w:fldChar w:fldCharType="separate"/>
        </w:r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https://leetcode.com/problems/longest-common-subsequence/description/</w:t>
        </w:r>
        <w:r w:rsidDel="00000000" w:rsidR="00000000" w:rsidRPr="00000000">
          <w:fldChar w:fldCharType="end"/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946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